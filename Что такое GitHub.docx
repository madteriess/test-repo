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CBEF6" w14:textId="5792E488" w:rsidR="00734C84" w:rsidRPr="00734C84" w:rsidRDefault="00734C84" w:rsidP="00734C84">
      <w:pPr>
        <w:pStyle w:val="2"/>
        <w:shd w:val="clear" w:color="auto" w:fill="FFFFFF"/>
        <w:spacing w:before="0" w:beforeAutospacing="0" w:after="0" w:afterAutospacing="0" w:line="570" w:lineRule="atLeast"/>
        <w:textAlignment w:val="baseline"/>
        <w:rPr>
          <w:rFonts w:ascii="stk" w:hAnsi="stk"/>
          <w:b w:val="0"/>
          <w:bCs w:val="0"/>
          <w:color w:val="000000"/>
          <w:sz w:val="54"/>
          <w:szCs w:val="54"/>
        </w:rPr>
      </w:pPr>
      <w:r>
        <w:rPr>
          <w:rStyle w:val="a4"/>
          <w:rFonts w:ascii="stk" w:hAnsi="stk"/>
          <w:color w:val="000000"/>
          <w:sz w:val="54"/>
          <w:szCs w:val="54"/>
          <w:bdr w:val="none" w:sz="0" w:space="0" w:color="auto" w:frame="1"/>
        </w:rPr>
        <w:t xml:space="preserve">Что такое </w:t>
      </w:r>
      <w:proofErr w:type="spellStart"/>
      <w:r>
        <w:rPr>
          <w:rStyle w:val="a4"/>
          <w:rFonts w:ascii="stk" w:hAnsi="stk"/>
          <w:color w:val="000000"/>
          <w:sz w:val="54"/>
          <w:szCs w:val="54"/>
          <w:bdr w:val="none" w:sz="0" w:space="0" w:color="auto" w:frame="1"/>
        </w:rPr>
        <w:t>GitHub</w:t>
      </w:r>
      <w:proofErr w:type="spellEnd"/>
      <w:r>
        <w:rPr>
          <w:rStyle w:val="a4"/>
          <w:rFonts w:ascii="stk" w:hAnsi="stk"/>
          <w:color w:val="000000"/>
          <w:sz w:val="54"/>
          <w:szCs w:val="54"/>
          <w:bdr w:val="none" w:sz="0" w:space="0" w:color="auto" w:frame="1"/>
        </w:rPr>
        <w:t xml:space="preserve"> и чем он отличается от </w:t>
      </w:r>
      <w:proofErr w:type="spellStart"/>
      <w:r>
        <w:rPr>
          <w:rStyle w:val="a4"/>
          <w:rFonts w:ascii="stk" w:hAnsi="stk"/>
          <w:color w:val="000000"/>
          <w:sz w:val="54"/>
          <w:szCs w:val="54"/>
          <w:bdr w:val="none" w:sz="0" w:space="0" w:color="auto" w:frame="1"/>
        </w:rPr>
        <w:t>Git</w:t>
      </w:r>
      <w:proofErr w:type="spellEnd"/>
    </w:p>
    <w:p w14:paraId="72E5B125" w14:textId="383AAF88" w:rsidR="00734C84" w:rsidRPr="00734C84" w:rsidRDefault="00734C84" w:rsidP="00734C84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5" w:tgtFrame="_blank" w:history="1">
        <w:proofErr w:type="spellStart"/>
        <w:r w:rsidRPr="00734C84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GitHub</w:t>
        </w:r>
        <w:proofErr w:type="spellEnd"/>
      </w:hyperlink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это облачная платформа для хостинга IT-проектов и совместной разработки, под капотом которой находится популярная система контроля версий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skillbox.ru/media/code/chto_takoe_git_obyasnyaem_na_skhemakh/?utm_source=media&amp;utm_medium=code&amp;utm_campaign=all_all_media_code_kod-novichki_media_none_all_chto-takoe-github-i-kak-im-polzovatsya_skillbox_none_links&amp;utm_term=links&amp;utm_content=chto-takoe-github-i-kak-im-polzovatsya" \t "_blank" </w:instrText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734C84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а также полноценная социальная сеть для разработчиков.</w:t>
      </w:r>
    </w:p>
    <w:p w14:paraId="70C9BD5E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Здесь можно найти кучу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open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source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-проектов на разных языках и поучаствовать в них, разместить своё портфолио с примерами кода, чтобы приложить ссылку к резюме, подглядывать в открытых проектах интересные архитектурные решения, смотреть, как опытные разработчики пишут код, и скачивать огромное количество полезных в разработке и бесплатных инструментов для разработки. Кстати, некоторые умельцы умудряются собирать в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целые библиотеки — книг и статей, а не программистские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либы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:)</w:t>
      </w:r>
    </w:p>
    <w:p w14:paraId="0672B2C4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И да, если вы недовольны какими-то фичами </w:t>
      </w:r>
      <w:proofErr w:type="gram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любимой открытой программе</w:t>
      </w:r>
      <w:proofErr w:type="gram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 она выложена на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, вы всегда можете прийти и поругаться в комментариях к проекту :) А лучше всего — оформить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issue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(мы расскажем, что это) и самостоятельно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пофиксить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проблему на радость всем пользователям. Не забывайте и благодарить авторов классных открытых проектов —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донатами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 просто тёплыми словами. Им будет очень приятно.</w:t>
      </w:r>
    </w:p>
    <w:p w14:paraId="7940C72A" w14:textId="77777777" w:rsidR="00734C84" w:rsidRPr="00734C84" w:rsidRDefault="00734C84" w:rsidP="00734C84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Придя практически в любую IT-компанию, вы столкнётесь с тем, что код где-то хранится — и в подавляющем большинстве случаев этим «где-то» будет именно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У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есть довольно известный конкурент —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"https://about.gitlab.com/" \t "_blank" </w:instrText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734C84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GitLab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он тоже основан на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но это разные платформы разных компаний, хотя их функциональность очень похожа.</w:t>
      </w:r>
    </w:p>
    <w:p w14:paraId="45259EC7" w14:textId="77777777" w:rsidR="00734C84" w:rsidRPr="00734C84" w:rsidRDefault="00734C84" w:rsidP="00734C84">
      <w:pPr>
        <w:shd w:val="clear" w:color="auto" w:fill="FEF5E0"/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А ещё не стоит путать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.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— лишь одна из реализаций системы контроля версий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(только взгляните на полный </w:t>
      </w:r>
      <w:hyperlink r:id="rId6" w:tgtFrame="_blank" w:history="1">
        <w:r w:rsidRPr="00734C84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список</w:t>
        </w:r>
      </w:hyperlink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-клиентов с графическим интерфейсом), в которую добавлено много удобных инструментов и возможностей (те же комментарии,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issues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, гиперссылки, форматированный текст и тому подобное). Помните,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можно использовать и без знания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(обратное тоже верно).</w:t>
      </w:r>
    </w:p>
    <w:p w14:paraId="4F491055" w14:textId="77777777" w:rsidR="00734C84" w:rsidRPr="00734C84" w:rsidRDefault="00734C84" w:rsidP="00734C84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 xml:space="preserve">Ну как, звучит круто? Тогда приступайте к нашему гайду о том, как пользоваться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чтобы во всём разобраться и вообще понять, нужен ли он вам прямо сейчас.</w:t>
      </w:r>
    </w:p>
    <w:p w14:paraId="426969DC" w14:textId="77777777" w:rsidR="00734C84" w:rsidRPr="00734C84" w:rsidRDefault="00734C84" w:rsidP="00734C84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 xml:space="preserve">Как понять, нужен ли вам </w:t>
      </w:r>
      <w:proofErr w:type="spellStart"/>
      <w:r w:rsidRPr="00734C84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GitHub</w:t>
      </w:r>
      <w:proofErr w:type="spellEnd"/>
    </w:p>
    <w:p w14:paraId="610EF20A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Безусловно,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нужен не всем. Допустим, вы ещё только учитесь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кодить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или неспешно делаете небольшой проект для личного пользования — и вас устраивает хранение проекта на локальной машине. Может, сейчас вы просто учите язык, который вам нравится, и на данном этапе не хотите хвататься за всё сразу.</w:t>
      </w:r>
    </w:p>
    <w:p w14:paraId="156850AA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 первую очередь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необходим проектам с частыми обновлениями, множеством версий, большим количеством файлов, необходимостью синхронизации разработки и удобного развёртывания.</w:t>
      </w:r>
    </w:p>
    <w:p w14:paraId="5DEB33DE" w14:textId="77777777" w:rsidR="00734C84" w:rsidRPr="00734C84" w:rsidRDefault="00734C84" w:rsidP="00734C84">
      <w:pPr>
        <w:shd w:val="clear" w:color="auto" w:fill="FEF5E0"/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Хотя и тут есть исключения — даже некоторые из ключевых разработчиков ядра Linux </w:t>
      </w:r>
      <w:hyperlink r:id="rId7" w:tgtFrame="_blank" w:history="1">
        <w:r w:rsidRPr="00734C84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до сих пор обмениваются обновлениями</w:t>
        </w:r>
      </w:hyperlink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кода с помощью электронной почты и архивов с файлами :)</w:t>
      </w:r>
    </w:p>
    <w:p w14:paraId="2331A8A3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И действительно, есть множество других способов хранения исходников: можно создать для них папку в разделе «Мои документы», закидывать их в облако и подписывать версии или даже загружать в «Избранное» в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Telegram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или «ВКонтакте» (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костыльно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да, но вполне реально).</w:t>
      </w:r>
    </w:p>
    <w:p w14:paraId="431F38A7" w14:textId="77777777" w:rsidR="00734C84" w:rsidRPr="00734C84" w:rsidRDefault="00734C84" w:rsidP="00734C84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А ещё можно накидывать список изменений </w:t>
      </w:r>
      <w:del w:id="0" w:author="Unknown">
        <w:r w:rsidRPr="00734C84">
          <w:rPr>
            <w:rFonts w:ascii="stk" w:eastAsia="Times New Roman" w:hAnsi="stk" w:cs="Times New Roman"/>
            <w:strike/>
            <w:color w:val="000000"/>
            <w:sz w:val="27"/>
            <w:szCs w:val="27"/>
            <w:bdr w:val="none" w:sz="0" w:space="0" w:color="auto" w:frame="1"/>
            <w:lang w:eastAsia="ru-RU"/>
          </w:rPr>
          <w:delText>в заметках в телефоне/на холодильнике</w:delText>
        </w:r>
      </w:del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текстом в приватном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Telegram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-канале. Можно деплоить проект с помощью простого скачивания и распаковки ZIP-архива с файлами вашей программы (особенно если цель — просто показать программу другу или девушке, которой вы пришли «помочь с ноутбуком» ^_^). В конце концов, можно сообщать о багах в вашем любимом фреймворке сообществу анонимов в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паблике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в VK — </w:t>
      </w:r>
      <w:del w:id="1" w:author="Unknown">
        <w:r w:rsidRPr="00734C84">
          <w:rPr>
            <w:rFonts w:ascii="stk" w:eastAsia="Times New Roman" w:hAnsi="stk" w:cs="Times New Roman"/>
            <w:strike/>
            <w:color w:val="000000"/>
            <w:sz w:val="27"/>
            <w:szCs w:val="27"/>
            <w:bdr w:val="none" w:sz="0" w:space="0" w:color="auto" w:frame="1"/>
            <w:lang w:eastAsia="ru-RU"/>
          </w:rPr>
          <w:delText>возмущаться вместе очень весело</w:delText>
        </w:r>
      </w:del>
      <w:r w:rsidRPr="00734C84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.</w:t>
      </w:r>
    </w:p>
    <w:p w14:paraId="1FCD246E" w14:textId="77777777" w:rsidR="00734C84" w:rsidRPr="00734C84" w:rsidRDefault="00734C84" w:rsidP="00734C84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Все эти способы по-своему хороши, но для работы в IT нужно привыкать к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 это стандарт индустрии.</w:t>
      </w:r>
    </w:p>
    <w:p w14:paraId="1BFB478F" w14:textId="77777777" w:rsidR="00734C84" w:rsidRPr="00734C84" w:rsidRDefault="00734C84" w:rsidP="00734C84">
      <w:pPr>
        <w:shd w:val="clear" w:color="auto" w:fill="FEF5E0"/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Интересный факт: недавно появилась российская альтернатива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под названием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"https://gitflic.ru/" \t "_blank" </w:instrText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734C84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GitFlic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. Команда сервиса заявила, что намерена дать «новый импульс разработке отечественных операционных систем, программ, </w:t>
      </w: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приложений и серверных решений». Среди цепляющих возможностей — </w:t>
      </w:r>
      <w:hyperlink r:id="rId8" w:tgtFrame="_blank" w:history="1">
        <w:r w:rsidRPr="00734C84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интеграция</w:t>
        </w:r>
      </w:hyperlink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с 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Telegram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</w:t>
      </w:r>
    </w:p>
    <w:p w14:paraId="11F50A40" w14:textId="77777777" w:rsidR="00734C84" w:rsidRPr="00734C84" w:rsidRDefault="00734C84" w:rsidP="00734C84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Большая часть необходимых возможностей </w:t>
      </w:r>
      <w:proofErr w:type="spellStart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GitHub</w:t>
      </w:r>
      <w:proofErr w:type="spellEnd"/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бесплатна, хотя у платформы </w:t>
      </w:r>
      <w:hyperlink r:id="rId9" w:tgtFrame="_blank" w:history="1">
        <w:r w:rsidRPr="00734C84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есть</w:t>
        </w:r>
      </w:hyperlink>
      <w:r w:rsidRPr="00734C84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платные тарифы — однако с ними можно долго не сталкиваться, потому что бесплатных обычному разработчику хватает с лихвой.</w:t>
      </w:r>
    </w:p>
    <w:p w14:paraId="4338939E" w14:textId="77777777" w:rsidR="00773417" w:rsidRDefault="00773417"/>
    <w:sectPr w:rsidR="00773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A75F6"/>
    <w:multiLevelType w:val="multilevel"/>
    <w:tmpl w:val="5E9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84"/>
    <w:rsid w:val="0072674A"/>
    <w:rsid w:val="00734C84"/>
    <w:rsid w:val="00773417"/>
    <w:rsid w:val="008A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AF41"/>
  <w15:chartTrackingRefBased/>
  <w15:docId w15:val="{5A41AE7D-869A-4056-9807-1B867671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4C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4C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k-reset">
    <w:name w:val="stk-reset"/>
    <w:basedOn w:val="a"/>
    <w:rsid w:val="00734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34C84"/>
    <w:rPr>
      <w:color w:val="0000FF"/>
      <w:u w:val="single"/>
    </w:rPr>
  </w:style>
  <w:style w:type="character" w:styleId="a4">
    <w:name w:val="Strong"/>
    <w:basedOn w:val="a0"/>
    <w:uiPriority w:val="22"/>
    <w:qFormat/>
    <w:rsid w:val="00734C84"/>
    <w:rPr>
      <w:b/>
      <w:bCs/>
    </w:rPr>
  </w:style>
  <w:style w:type="character" w:styleId="a5">
    <w:name w:val="Emphasis"/>
    <w:basedOn w:val="a0"/>
    <w:uiPriority w:val="20"/>
    <w:qFormat/>
    <w:rsid w:val="00734C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899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794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5752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019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36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721264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7338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3028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31808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207855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6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lic.ru/help/integration/telegr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illboxcode.mave.digital/ep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/gui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c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2026-10-20T09:19:00Z</dcterms:created>
  <dcterms:modified xsi:type="dcterms:W3CDTF">2026-10-20T09:23:00Z</dcterms:modified>
</cp:coreProperties>
</file>